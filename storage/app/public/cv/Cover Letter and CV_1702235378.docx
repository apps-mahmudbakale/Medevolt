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                           SUNDAY EHIKOWOICHO DEBORAH</w:t>
      </w:r>
    </w:p>
    <w:p w:rsidR="00000000" w:rsidDel="00000000" w:rsidP="00000000" w:rsidRDefault="00000000" w:rsidRPr="00000000" w14:paraId="00000002">
      <w:pPr>
        <w:rPr>
          <w:rFonts w:ascii="Arial" w:cs="Arial" w:eastAsia="Arial" w:hAnsi="Arial"/>
          <w:i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FCT Abuja; </w:t>
      </w:r>
      <w:hyperlink r:id="rId7">
        <w:r w:rsidDel="00000000" w:rsidR="00000000" w:rsidRPr="00000000">
          <w:rPr>
            <w:rFonts w:ascii="Arial" w:cs="Arial" w:eastAsia="Arial" w:hAnsi="Arial"/>
            <w:i w:val="1"/>
            <w:color w:val="1155cc"/>
            <w:u w:val="single"/>
            <w:rtl w:val="0"/>
          </w:rPr>
          <w:t xml:space="preserve">debbybright320@gmail.com</w:t>
        </w:r>
      </w:hyperlink>
      <w:r w:rsidDel="00000000" w:rsidR="00000000" w:rsidRPr="00000000">
        <w:rPr>
          <w:rFonts w:ascii="Arial" w:cs="Arial" w:eastAsia="Arial" w:hAnsi="Arial"/>
          <w:i w:val="1"/>
          <w:rtl w:val="0"/>
        </w:rPr>
        <w:t xml:space="preserve">    08036141608</w:t>
      </w: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Fonts w:ascii="Arial" w:cs="Arial" w:eastAsia="Arial" w:hAnsi="Arial"/>
          <w:rtl w:val="0"/>
        </w:rPr>
        <w:t xml:space="preserve"> </w:t>
      </w:r>
      <w:r w:rsidDel="00000000" w:rsidR="00000000" w:rsidRPr="00000000">
        <w:rPr>
          <w:sz w:val="24"/>
          <w:szCs w:val="24"/>
          <w:rtl w:val="0"/>
        </w:rPr>
        <w:t xml:space="preserve">The Hiring Officer,</w:t>
      </w:r>
    </w:p>
    <w:p w:rsidR="00000000" w:rsidDel="00000000" w:rsidP="00000000" w:rsidRDefault="00000000" w:rsidRPr="00000000" w14:paraId="00000005">
      <w:pPr>
        <w:rPr>
          <w:sz w:val="24"/>
          <w:szCs w:val="24"/>
        </w:rPr>
      </w:pPr>
      <w:r w:rsidDel="00000000" w:rsidR="00000000" w:rsidRPr="00000000">
        <w:rPr>
          <w:sz w:val="24"/>
          <w:szCs w:val="24"/>
          <w:rtl w:val="0"/>
        </w:rPr>
        <w:t xml:space="preserve">Medevolt HealthCare,</w:t>
      </w:r>
    </w:p>
    <w:p w:rsidR="00000000" w:rsidDel="00000000" w:rsidP="00000000" w:rsidRDefault="00000000" w:rsidRPr="00000000" w14:paraId="00000006">
      <w:pPr>
        <w:rPr>
          <w:sz w:val="24"/>
          <w:szCs w:val="24"/>
        </w:rPr>
      </w:pPr>
      <w:r w:rsidDel="00000000" w:rsidR="00000000" w:rsidRPr="00000000">
        <w:rPr>
          <w:sz w:val="24"/>
          <w:szCs w:val="24"/>
          <w:rtl w:val="0"/>
        </w:rPr>
        <w:tab/>
      </w:r>
    </w:p>
    <w:p w:rsidR="00000000" w:rsidDel="00000000" w:rsidP="00000000" w:rsidRDefault="00000000" w:rsidRPr="00000000" w14:paraId="00000007">
      <w:pPr>
        <w:tabs>
          <w:tab w:val="left" w:leader="none" w:pos="6631"/>
        </w:tabs>
        <w:rPr>
          <w:sz w:val="24"/>
          <w:szCs w:val="24"/>
        </w:rPr>
      </w:pPr>
      <w:r w:rsidDel="00000000" w:rsidR="00000000" w:rsidRPr="00000000">
        <w:rPr>
          <w:sz w:val="24"/>
          <w:szCs w:val="24"/>
          <w:rtl w:val="0"/>
        </w:rPr>
        <w:t xml:space="preserve">Dear Sir/ Ma,</w:t>
      </w:r>
    </w:p>
    <w:p w:rsidR="00000000" w:rsidDel="00000000" w:rsidP="00000000" w:rsidRDefault="00000000" w:rsidRPr="00000000" w14:paraId="00000008">
      <w:pPr>
        <w:rPr>
          <w:sz w:val="24"/>
          <w:szCs w:val="24"/>
        </w:rPr>
      </w:pPr>
      <w:r w:rsidDel="00000000" w:rsidR="00000000" w:rsidRPr="00000000">
        <w:rPr>
          <w:sz w:val="24"/>
          <w:szCs w:val="24"/>
          <w:rtl w:val="0"/>
        </w:rPr>
        <w:t xml:space="preserve">Thank you for the opportunity to apply for the role of a Registered Midwife in Sahad Hospitals via your organization. </w:t>
      </w:r>
    </w:p>
    <w:p w:rsidR="00000000" w:rsidDel="00000000" w:rsidP="00000000" w:rsidRDefault="00000000" w:rsidRPr="00000000" w14:paraId="00000009">
      <w:pPr>
        <w:rPr>
          <w:sz w:val="24"/>
          <w:szCs w:val="24"/>
        </w:rPr>
      </w:pPr>
      <w:r w:rsidDel="00000000" w:rsidR="00000000" w:rsidRPr="00000000">
        <w:rPr>
          <w:sz w:val="24"/>
          <w:szCs w:val="24"/>
          <w:rtl w:val="0"/>
        </w:rPr>
        <w:t xml:space="preserve">I am a detail oriented Registered Midwife (RM) and Human Physiologist (BSc.) passionate about bridging the Healthcare- Tech gap in Nigeria.   I am a capable and consistent problem solver skilled at prioritizing and managing problems with proficiency. </w:t>
      </w:r>
    </w:p>
    <w:p w:rsidR="00000000" w:rsidDel="00000000" w:rsidP="00000000" w:rsidRDefault="00000000" w:rsidRPr="00000000" w14:paraId="0000000A">
      <w:pPr>
        <w:rPr>
          <w:sz w:val="24"/>
          <w:szCs w:val="24"/>
        </w:rPr>
      </w:pPr>
      <w:r w:rsidDel="00000000" w:rsidR="00000000" w:rsidRPr="00000000">
        <w:rPr>
          <w:sz w:val="24"/>
          <w:szCs w:val="24"/>
          <w:rtl w:val="0"/>
        </w:rPr>
        <w:t xml:space="preserve">My professional history includes positions such as, Community Midwife in Maru LGA of Zamfara State under the SURE-P Scheme (where I conducted over 200 live births and recorded good success in community advocacy) , Nursing Officer at Our Lady of Fatima Catholic Hospital Bwari, Abuja, volunteer Midwife at Tower of Hope Foundation International, Pharmacy assistant in St. Andrews Anglican Hospital Kubwa and Nursing officer at Anglican Hospital Kubwa. </w:t>
      </w:r>
    </w:p>
    <w:p w:rsidR="00000000" w:rsidDel="00000000" w:rsidP="00000000" w:rsidRDefault="00000000" w:rsidRPr="00000000" w14:paraId="0000000B">
      <w:pPr>
        <w:rPr>
          <w:sz w:val="24"/>
          <w:szCs w:val="24"/>
        </w:rPr>
      </w:pPr>
      <w:r w:rsidDel="00000000" w:rsidR="00000000" w:rsidRPr="00000000">
        <w:rPr>
          <w:sz w:val="24"/>
          <w:szCs w:val="24"/>
          <w:rtl w:val="0"/>
        </w:rPr>
        <w:t xml:space="preserve">I possess valuable professional skills such as, Data collection and analysis, emergency response and crisis Intervention. In both my academic and Professional life, I have been consistently praised as diligent by professors and peers. Whether working on academic, extra- curricular or professional projects, I apply proven analytical, multitasking and persuasion skills which I hope to Leverage into the Midwifery role at your organization. </w:t>
      </w:r>
    </w:p>
    <w:p w:rsidR="00000000" w:rsidDel="00000000" w:rsidP="00000000" w:rsidRDefault="00000000" w:rsidRPr="00000000" w14:paraId="0000000C">
      <w:pPr>
        <w:rPr>
          <w:sz w:val="24"/>
          <w:szCs w:val="24"/>
        </w:rPr>
      </w:pPr>
      <w:r w:rsidDel="00000000" w:rsidR="00000000" w:rsidRPr="00000000">
        <w:rPr>
          <w:sz w:val="24"/>
          <w:szCs w:val="24"/>
          <w:rtl w:val="0"/>
        </w:rPr>
        <w:t xml:space="preserve">The attached resume provides further details about how my qualifications and background are a match for your team’s needs in a Registered Midwife.  I look forward to elaborating on how my specific skills and abilities will benefit your organization. I appreciate you taking the time to review my credentials and experience.</w:t>
      </w:r>
    </w:p>
    <w:p w:rsidR="00000000" w:rsidDel="00000000" w:rsidP="00000000" w:rsidRDefault="00000000" w:rsidRPr="00000000" w14:paraId="0000000D">
      <w:pPr>
        <w:rPr>
          <w:sz w:val="24"/>
          <w:szCs w:val="24"/>
        </w:rPr>
      </w:pPr>
      <w:r w:rsidDel="00000000" w:rsidR="00000000" w:rsidRPr="00000000">
        <w:rPr>
          <w:sz w:val="24"/>
          <w:szCs w:val="24"/>
          <w:rtl w:val="0"/>
        </w:rPr>
        <w:t xml:space="preserve">Thank you for your consideration and I look forward to hearing from you soon. </w:t>
      </w:r>
    </w:p>
    <w:p w:rsidR="00000000" w:rsidDel="00000000" w:rsidP="00000000" w:rsidRDefault="00000000" w:rsidRPr="00000000" w14:paraId="0000000E">
      <w:pPr>
        <w:rPr>
          <w:sz w:val="24"/>
          <w:szCs w:val="24"/>
        </w:rPr>
      </w:pPr>
      <w:r w:rsidDel="00000000" w:rsidR="00000000" w:rsidRPr="00000000">
        <w:rPr>
          <w:sz w:val="24"/>
          <w:szCs w:val="24"/>
          <w:rtl w:val="0"/>
        </w:rPr>
        <w:t xml:space="preserve">Sincerely,</w:t>
      </w:r>
    </w:p>
    <w:p w:rsidR="00000000" w:rsidDel="00000000" w:rsidP="00000000" w:rsidRDefault="00000000" w:rsidRPr="00000000" w14:paraId="0000000F">
      <w:pPr>
        <w:rPr>
          <w:sz w:val="24"/>
          <w:szCs w:val="24"/>
        </w:rPr>
      </w:pPr>
      <w:r w:rsidDel="00000000" w:rsidR="00000000" w:rsidRPr="00000000">
        <w:rPr>
          <w:sz w:val="24"/>
          <w:szCs w:val="24"/>
          <w:rtl w:val="0"/>
        </w:rPr>
        <w:t xml:space="preserve">Deborah Ehikowoicho Sunday.</w:t>
      </w:r>
    </w:p>
    <w:p w:rsidR="00000000" w:rsidDel="00000000" w:rsidP="00000000" w:rsidRDefault="00000000" w:rsidRPr="00000000" w14:paraId="00000010">
      <w:pPr>
        <w:tabs>
          <w:tab w:val="left" w:leader="none" w:pos="1905"/>
        </w:tabs>
        <w:spacing w:line="240" w:lineRule="auto"/>
        <w:rPr>
          <w:b w:val="1"/>
          <w:sz w:val="36"/>
          <w:szCs w:val="36"/>
        </w:rPr>
      </w:pPr>
      <w:r w:rsidDel="00000000" w:rsidR="00000000" w:rsidRPr="00000000">
        <w:rPr>
          <w:rtl w:val="0"/>
        </w:rPr>
      </w:r>
    </w:p>
    <w:p w:rsidR="00000000" w:rsidDel="00000000" w:rsidP="00000000" w:rsidRDefault="00000000" w:rsidRPr="00000000" w14:paraId="00000011">
      <w:pPr>
        <w:tabs>
          <w:tab w:val="left" w:leader="none" w:pos="1905"/>
        </w:tabs>
        <w:spacing w:line="240" w:lineRule="auto"/>
        <w:rPr>
          <w:b w:val="1"/>
          <w:sz w:val="36"/>
          <w:szCs w:val="36"/>
        </w:rPr>
      </w:pPr>
      <w:r w:rsidDel="00000000" w:rsidR="00000000" w:rsidRPr="00000000">
        <w:rPr>
          <w:rtl w:val="0"/>
        </w:rPr>
      </w:r>
    </w:p>
    <w:p w:rsidR="00000000" w:rsidDel="00000000" w:rsidP="00000000" w:rsidRDefault="00000000" w:rsidRPr="00000000" w14:paraId="00000012">
      <w:pPr>
        <w:tabs>
          <w:tab w:val="left" w:leader="none" w:pos="1905"/>
        </w:tabs>
        <w:spacing w:line="240" w:lineRule="auto"/>
        <w:rPr>
          <w:b w:val="1"/>
          <w:sz w:val="36"/>
          <w:szCs w:val="36"/>
        </w:rPr>
      </w:pPr>
      <w:r w:rsidDel="00000000" w:rsidR="00000000" w:rsidRPr="00000000">
        <w:rPr>
          <w:rtl w:val="0"/>
        </w:rPr>
      </w:r>
    </w:p>
    <w:p w:rsidR="00000000" w:rsidDel="00000000" w:rsidP="00000000" w:rsidRDefault="00000000" w:rsidRPr="00000000" w14:paraId="00000013">
      <w:pPr>
        <w:tabs>
          <w:tab w:val="left" w:leader="none" w:pos="1905"/>
        </w:tabs>
        <w:spacing w:line="240" w:lineRule="auto"/>
        <w:rPr>
          <w:sz w:val="28"/>
          <w:szCs w:val="28"/>
        </w:rPr>
      </w:pPr>
      <w:sdt>
        <w:sdtPr>
          <w:tag w:val="goog_rdk_1"/>
        </w:sdtPr>
        <w:sdtContent>
          <w:del w:author="Eli-deb" w:id="0" w:date="2023-12-10T18:41:12Z">
            <w:r w:rsidDel="00000000" w:rsidR="00000000" w:rsidRPr="00000000">
              <w:rPr>
                <w:b w:val="1"/>
                <w:sz w:val="36"/>
                <w:szCs w:val="36"/>
                <w:rtl w:val="0"/>
              </w:rPr>
              <w:delText xml:space="preserve"> </w:delText>
            </w:r>
          </w:del>
        </w:sdtContent>
      </w:sdt>
      <w:r w:rsidDel="00000000" w:rsidR="00000000" w:rsidRPr="00000000">
        <w:rPr>
          <w:b w:val="1"/>
          <w:sz w:val="36"/>
          <w:szCs w:val="36"/>
          <w:rtl w:val="0"/>
        </w:rPr>
        <w:t xml:space="preserve">Sunday Ehikowoicho Deborah</w:t>
      </w:r>
      <w:r w:rsidDel="00000000" w:rsidR="00000000" w:rsidRPr="00000000">
        <w:rPr>
          <w:rtl w:val="0"/>
        </w:rPr>
      </w:r>
    </w:p>
    <w:p w:rsidR="00000000" w:rsidDel="00000000" w:rsidP="00000000" w:rsidRDefault="00000000" w:rsidRPr="00000000" w14:paraId="00000014">
      <w:pPr>
        <w:tabs>
          <w:tab w:val="left" w:leader="none" w:pos="1905"/>
        </w:tabs>
        <w:spacing w:line="240" w:lineRule="auto"/>
        <w:rPr>
          <w:sz w:val="28"/>
          <w:szCs w:val="28"/>
        </w:rPr>
      </w:pPr>
      <w:r w:rsidDel="00000000" w:rsidR="00000000" w:rsidRPr="00000000">
        <w:rPr>
          <w:sz w:val="28"/>
          <w:szCs w:val="28"/>
          <w:rtl w:val="0"/>
        </w:rPr>
        <w:t xml:space="preserve">Date Of Birth: 12</w:t>
      </w:r>
      <w:r w:rsidDel="00000000" w:rsidR="00000000" w:rsidRPr="00000000">
        <w:rPr>
          <w:sz w:val="28"/>
          <w:szCs w:val="28"/>
          <w:vertAlign w:val="superscript"/>
          <w:rtl w:val="0"/>
        </w:rPr>
        <w:t xml:space="preserve">th</w:t>
      </w:r>
      <w:r w:rsidDel="00000000" w:rsidR="00000000" w:rsidRPr="00000000">
        <w:rPr>
          <w:sz w:val="28"/>
          <w:szCs w:val="28"/>
          <w:rtl w:val="0"/>
        </w:rPr>
        <w:t xml:space="preserve"> June 1994</w:t>
      </w:r>
    </w:p>
    <w:p w:rsidR="00000000" w:rsidDel="00000000" w:rsidP="00000000" w:rsidRDefault="00000000" w:rsidRPr="00000000" w14:paraId="00000015">
      <w:pPr>
        <w:tabs>
          <w:tab w:val="left" w:leader="none" w:pos="1905"/>
        </w:tabs>
        <w:spacing w:line="240" w:lineRule="auto"/>
        <w:rPr>
          <w:sz w:val="28"/>
          <w:szCs w:val="28"/>
        </w:rPr>
      </w:pPr>
      <w:r w:rsidDel="00000000" w:rsidR="00000000" w:rsidRPr="00000000">
        <w:rPr>
          <w:sz w:val="28"/>
          <w:szCs w:val="28"/>
          <w:rtl w:val="0"/>
        </w:rPr>
        <w:t xml:space="preserve">Nationality: Nigerian</w:t>
      </w:r>
    </w:p>
    <w:p w:rsidR="00000000" w:rsidDel="00000000" w:rsidP="00000000" w:rsidRDefault="00000000" w:rsidRPr="00000000" w14:paraId="00000016">
      <w:pPr>
        <w:tabs>
          <w:tab w:val="left" w:leader="none" w:pos="1905"/>
        </w:tabs>
        <w:spacing w:line="240" w:lineRule="auto"/>
        <w:rPr>
          <w:sz w:val="28"/>
          <w:szCs w:val="28"/>
        </w:rPr>
      </w:pPr>
      <w:r w:rsidDel="00000000" w:rsidR="00000000" w:rsidRPr="00000000">
        <w:rPr>
          <w:sz w:val="28"/>
          <w:szCs w:val="28"/>
          <w:rtl w:val="0"/>
        </w:rPr>
        <w:t xml:space="preserve">Email Address: </w:t>
      </w:r>
      <w:hyperlink r:id="rId8">
        <w:r w:rsidDel="00000000" w:rsidR="00000000" w:rsidRPr="00000000">
          <w:rPr>
            <w:color w:val="0563c1"/>
            <w:sz w:val="28"/>
            <w:szCs w:val="28"/>
            <w:u w:val="single"/>
            <w:rtl w:val="0"/>
          </w:rPr>
          <w:t xml:space="preserve">debbybright320@gmail.com</w:t>
        </w:r>
      </w:hyperlink>
      <w:r w:rsidDel="00000000" w:rsidR="00000000" w:rsidRPr="00000000">
        <w:rPr>
          <w:rtl w:val="0"/>
        </w:rPr>
      </w:r>
    </w:p>
    <w:p w:rsidR="00000000" w:rsidDel="00000000" w:rsidP="00000000" w:rsidRDefault="00000000" w:rsidRPr="00000000" w14:paraId="00000017">
      <w:pPr>
        <w:tabs>
          <w:tab w:val="left" w:leader="none" w:pos="1905"/>
        </w:tabs>
        <w:spacing w:line="240" w:lineRule="auto"/>
        <w:rPr>
          <w:sz w:val="28"/>
          <w:szCs w:val="28"/>
        </w:rPr>
      </w:pPr>
      <w:r w:rsidDel="00000000" w:rsidR="00000000" w:rsidRPr="00000000">
        <w:rPr>
          <w:rtl w:val="0"/>
        </w:rPr>
      </w:r>
    </w:p>
    <w:p w:rsidR="00000000" w:rsidDel="00000000" w:rsidP="00000000" w:rsidRDefault="00000000" w:rsidRPr="00000000" w14:paraId="00000018">
      <w:pPr>
        <w:tabs>
          <w:tab w:val="left" w:leader="none" w:pos="1905"/>
        </w:tabs>
        <w:spacing w:line="240" w:lineRule="auto"/>
        <w:jc w:val="center"/>
        <w:rPr>
          <w:b w:val="1"/>
          <w:sz w:val="36"/>
          <w:szCs w:val="36"/>
        </w:rPr>
      </w:pPr>
      <w:r w:rsidDel="00000000" w:rsidR="00000000" w:rsidRPr="00000000">
        <w:rPr>
          <w:rtl w:val="0"/>
        </w:rPr>
      </w:r>
    </w:p>
    <w:p w:rsidR="00000000" w:rsidDel="00000000" w:rsidP="00000000" w:rsidRDefault="00000000" w:rsidRPr="00000000" w14:paraId="00000019">
      <w:pPr>
        <w:tabs>
          <w:tab w:val="left" w:leader="none" w:pos="1905"/>
        </w:tabs>
        <w:spacing w:line="240" w:lineRule="auto"/>
        <w:jc w:val="center"/>
        <w:rPr>
          <w:b w:val="1"/>
          <w:sz w:val="36"/>
          <w:szCs w:val="36"/>
        </w:rPr>
      </w:pPr>
      <w:r w:rsidDel="00000000" w:rsidR="00000000" w:rsidRPr="00000000">
        <w:rPr>
          <w:b w:val="1"/>
          <w:sz w:val="36"/>
          <w:szCs w:val="36"/>
          <w:rtl w:val="0"/>
        </w:rPr>
        <w:t xml:space="preserve">EDUCATION</w:t>
      </w:r>
    </w:p>
    <w:p w:rsidR="00000000" w:rsidDel="00000000" w:rsidP="00000000" w:rsidRDefault="00000000" w:rsidRPr="00000000" w14:paraId="0000001A">
      <w:pPr>
        <w:tabs>
          <w:tab w:val="left" w:leader="none" w:pos="1905"/>
        </w:tabs>
        <w:spacing w:line="240" w:lineRule="auto"/>
        <w:rPr>
          <w:b w:val="1"/>
          <w:sz w:val="36"/>
          <w:szCs w:val="36"/>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BSc. Human Physiology- Benue State University Makurdi. March 2016- June 2022</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Registered Midwifery – Benue State School of Nursing, Makurdi. 2011-2014</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05"/>
        </w:tabs>
        <w:spacing w:after="16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SSCE – Federal Science and Technical College; Otukpo. Benue State. -2010</w:t>
      </w:r>
      <w:r w:rsidDel="00000000" w:rsidR="00000000" w:rsidRPr="00000000">
        <w:rPr>
          <w:rtl w:val="0"/>
        </w:rPr>
      </w:r>
    </w:p>
    <w:p w:rsidR="00000000" w:rsidDel="00000000" w:rsidP="00000000" w:rsidRDefault="00000000" w:rsidRPr="00000000" w14:paraId="00000021">
      <w:pPr>
        <w:tabs>
          <w:tab w:val="left" w:leader="none" w:pos="1905"/>
        </w:tabs>
        <w:spacing w:line="240" w:lineRule="auto"/>
        <w:rPr>
          <w:sz w:val="28"/>
          <w:szCs w:val="28"/>
        </w:rPr>
      </w:pPr>
      <w:r w:rsidDel="00000000" w:rsidR="00000000" w:rsidRPr="00000000">
        <w:rPr>
          <w:rtl w:val="0"/>
        </w:rPr>
      </w:r>
    </w:p>
    <w:p w:rsidR="00000000" w:rsidDel="00000000" w:rsidP="00000000" w:rsidRDefault="00000000" w:rsidRPr="00000000" w14:paraId="00000022">
      <w:pPr>
        <w:tabs>
          <w:tab w:val="left" w:leader="none" w:pos="1905"/>
        </w:tabs>
        <w:spacing w:line="240" w:lineRule="auto"/>
        <w:rPr>
          <w:sz w:val="28"/>
          <w:szCs w:val="28"/>
        </w:rPr>
      </w:pPr>
      <w:r w:rsidDel="00000000" w:rsidR="00000000" w:rsidRPr="00000000">
        <w:rPr>
          <w:rtl w:val="0"/>
        </w:rPr>
      </w:r>
    </w:p>
    <w:p w:rsidR="00000000" w:rsidDel="00000000" w:rsidP="00000000" w:rsidRDefault="00000000" w:rsidRPr="00000000" w14:paraId="00000023">
      <w:pPr>
        <w:tabs>
          <w:tab w:val="left" w:leader="none" w:pos="1905"/>
        </w:tabs>
        <w:spacing w:line="240" w:lineRule="auto"/>
        <w:jc w:val="center"/>
        <w:rPr>
          <w:b w:val="1"/>
          <w:sz w:val="36"/>
          <w:szCs w:val="36"/>
        </w:rPr>
      </w:pPr>
      <w:r w:rsidDel="00000000" w:rsidR="00000000" w:rsidRPr="00000000">
        <w:rPr>
          <w:b w:val="1"/>
          <w:sz w:val="36"/>
          <w:szCs w:val="36"/>
          <w:rtl w:val="0"/>
        </w:rPr>
        <w:t xml:space="preserve">COMPETENCIES</w:t>
      </w:r>
    </w:p>
    <w:p w:rsidR="00000000" w:rsidDel="00000000" w:rsidP="00000000" w:rsidRDefault="00000000" w:rsidRPr="00000000" w14:paraId="00000024">
      <w:pPr>
        <w:tabs>
          <w:tab w:val="left" w:leader="none" w:pos="1905"/>
        </w:tabs>
        <w:spacing w:line="240" w:lineRule="auto"/>
        <w:rPr>
          <w:sz w:val="28"/>
          <w:szCs w:val="28"/>
        </w:rPr>
      </w:pPr>
      <w:r w:rsidDel="00000000" w:rsidR="00000000" w:rsidRPr="00000000">
        <w:rPr>
          <w:sz w:val="28"/>
          <w:szCs w:val="28"/>
          <w:rtl w:val="0"/>
        </w:rPr>
        <w:t xml:space="preserve">Good verbal and written communication skills. Networking and excellent people skills. Computer literacy with proficiency in Microsoft packages (word, excel, and powerpoint), basic data analytics and web design. Strong presentation skills and experience in implementation of project activities to meet project goals. Excellent research and report writing skills. Proactive with ability to meet required deadlines. Highly detailed and ability to work with minimal supervision. Team player and confidently coordinate and motivate teammates</w:t>
      </w:r>
    </w:p>
    <w:p w:rsidR="00000000" w:rsidDel="00000000" w:rsidP="00000000" w:rsidRDefault="00000000" w:rsidRPr="00000000" w14:paraId="00000025">
      <w:pPr>
        <w:tabs>
          <w:tab w:val="left" w:leader="none" w:pos="1905"/>
        </w:tabs>
        <w:spacing w:line="240" w:lineRule="auto"/>
        <w:rPr>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SELECTED TRAININGS COMPLETED/WORKSHOPS AND CONFERENCES ATTENDED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NYSC Reproductive Health and HIV/ AIDS Prevention Project- May 2008 – 2009</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NYSC HIV/ AIDS Peer Educators Training – 2008 – 2009</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Back to school programme (HOPE HIKE) 2014 organized by Tower of hope foundation International.</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05"/>
        </w:tabs>
        <w:spacing w:after="16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National Research Institute for Chemical Technology training on Household chemicals and products. </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905"/>
        </w:tabs>
        <w:spacing w:after="160" w:before="0" w:line="240" w:lineRule="auto"/>
        <w:ind w:left="720" w:right="0" w:hanging="360"/>
        <w:jc w:val="left"/>
        <w:rPr>
          <w:sz w:val="28"/>
          <w:szCs w:val="28"/>
          <w:u w:val="none"/>
        </w:rPr>
      </w:pPr>
      <w:r w:rsidDel="00000000" w:rsidR="00000000" w:rsidRPr="00000000">
        <w:rPr>
          <w:sz w:val="28"/>
          <w:szCs w:val="28"/>
          <w:rtl w:val="0"/>
        </w:rPr>
        <w:t xml:space="preserve">Help Babies Breathe project by Nestle - 2022</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tabs>
          <w:tab w:val="left" w:leader="none" w:pos="1905"/>
        </w:tabs>
        <w:spacing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3">
      <w:pPr>
        <w:tabs>
          <w:tab w:val="left" w:leader="none" w:pos="1905"/>
        </w:tabs>
        <w:spacing w:line="240" w:lineRule="auto"/>
        <w:rPr>
          <w:sz w:val="28"/>
          <w:szCs w:val="28"/>
        </w:rPr>
      </w:pPr>
      <w:r w:rsidDel="00000000" w:rsidR="00000000" w:rsidRPr="00000000">
        <w:rPr>
          <w:sz w:val="28"/>
          <w:szCs w:val="28"/>
          <w:rtl w:val="0"/>
        </w:rPr>
        <w:t xml:space="preserve">                  </w:t>
      </w:r>
      <w:r w:rsidDel="00000000" w:rsidR="00000000" w:rsidRPr="00000000">
        <w:rPr>
          <w:b w:val="1"/>
          <w:sz w:val="36"/>
          <w:szCs w:val="36"/>
          <w:rtl w:val="0"/>
        </w:rPr>
        <w:t xml:space="preserve">WORK EXPERIENCE WITH DATES</w:t>
      </w:r>
      <w:r w:rsidDel="00000000" w:rsidR="00000000" w:rsidRPr="00000000">
        <w:rPr>
          <w:sz w:val="28"/>
          <w:szCs w:val="28"/>
          <w:rtl w:val="0"/>
        </w:rPr>
        <w:t xml:space="preserve">.</w:t>
      </w:r>
    </w:p>
    <w:p w:rsidR="00000000" w:rsidDel="00000000" w:rsidP="00000000" w:rsidRDefault="00000000" w:rsidRPr="00000000" w14:paraId="00000034">
      <w:pPr>
        <w:numPr>
          <w:ilvl w:val="0"/>
          <w:numId w:val="1"/>
        </w:numPr>
        <w:tabs>
          <w:tab w:val="left" w:leader="none" w:pos="1905"/>
        </w:tabs>
        <w:spacing w:line="240" w:lineRule="auto"/>
        <w:ind w:left="720" w:hanging="360"/>
        <w:rPr>
          <w:sz w:val="28"/>
          <w:szCs w:val="28"/>
          <w:u w:val="none"/>
        </w:rPr>
      </w:pPr>
      <w:r w:rsidDel="00000000" w:rsidR="00000000" w:rsidRPr="00000000">
        <w:rPr>
          <w:sz w:val="28"/>
          <w:szCs w:val="28"/>
          <w:rtl w:val="0"/>
        </w:rPr>
        <w:t xml:space="preserve">Nursing Officer at St. Andrews Anglican Hospital, Kubwa; Abuja</w:t>
      </w:r>
    </w:p>
    <w:p w:rsidR="00000000" w:rsidDel="00000000" w:rsidP="00000000" w:rsidRDefault="00000000" w:rsidRPr="00000000" w14:paraId="00000035">
      <w:pPr>
        <w:tabs>
          <w:tab w:val="left" w:leader="none" w:pos="1905"/>
        </w:tabs>
        <w:spacing w:line="240" w:lineRule="auto"/>
        <w:ind w:left="720" w:firstLine="0"/>
        <w:rPr>
          <w:sz w:val="28"/>
          <w:szCs w:val="28"/>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Pharmacy assistant at The St. </w:t>
      </w:r>
      <w:r w:rsidDel="00000000" w:rsidR="00000000" w:rsidRPr="00000000">
        <w:rPr>
          <w:sz w:val="28"/>
          <w:szCs w:val="28"/>
          <w:rtl w:val="0"/>
        </w:rPr>
        <w:t xml:space="preserve">Andrew's</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 Anglican Hospital, Kubwa; Abuja</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Registered Midwife at  Our lady of Fatima catholic Hospital Bwari, Abuja September 2015 – 2016</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sz w:val="28"/>
          <w:szCs w:val="28"/>
          <w:rtl w:val="0"/>
        </w:rPr>
        <w:t xml:space="preserve">Community </w:t>
      </w: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Midwife in the Sure-P Maternal and Child health Scheme  One year mandatory service in Dangulbi Primary Health Center, Maru local government Area , Zamfara State. –  2014- 2015.</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05"/>
        </w:tabs>
        <w:spacing w:after="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Volunteer Midwife at The Tower of Hope Foundation International – 2013 – 2017</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905"/>
        </w:tabs>
        <w:spacing w:after="160" w:before="0" w:line="240" w:lineRule="auto"/>
        <w:ind w:left="720" w:right="0" w:hanging="360"/>
        <w:jc w:val="left"/>
        <w:rPr>
          <w:b w:val="0"/>
          <w:i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i w:val="0"/>
          <w:smallCaps w:val="0"/>
          <w:strike w:val="0"/>
          <w:color w:val="000000"/>
          <w:sz w:val="28"/>
          <w:szCs w:val="28"/>
          <w:u w:val="none"/>
          <w:shd w:fill="auto" w:val="clear"/>
          <w:vertAlign w:val="baseline"/>
          <w:rtl w:val="0"/>
        </w:rPr>
        <w:t xml:space="preserve">Volunteer at Touching Lives at Christmas ( 2017 -2018).</w:t>
      </w:r>
      <w:r w:rsidDel="00000000" w:rsidR="00000000" w:rsidRPr="00000000">
        <w:rPr>
          <w:rtl w:val="0"/>
        </w:rPr>
      </w:r>
    </w:p>
    <w:p w:rsidR="00000000" w:rsidDel="00000000" w:rsidP="00000000" w:rsidRDefault="00000000" w:rsidRPr="00000000" w14:paraId="00000040">
      <w:pPr>
        <w:tabs>
          <w:tab w:val="left" w:leader="none" w:pos="1905"/>
        </w:tabs>
        <w:spacing w:lin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tabs>
          <w:tab w:val="left" w:leader="none" w:pos="1905"/>
        </w:tabs>
        <w:spacing w:line="240" w:lineRule="auto"/>
        <w:rPr>
          <w:sz w:val="28"/>
          <w:szCs w:val="28"/>
        </w:rPr>
      </w:pPr>
      <w:r w:rsidDel="00000000" w:rsidR="00000000" w:rsidRPr="00000000">
        <w:rPr>
          <w:rtl w:val="0"/>
        </w:rPr>
      </w:r>
    </w:p>
    <w:p w:rsidR="00000000" w:rsidDel="00000000" w:rsidP="00000000" w:rsidRDefault="00000000" w:rsidRPr="00000000" w14:paraId="00000045">
      <w:pPr>
        <w:tabs>
          <w:tab w:val="left" w:leader="none" w:pos="1905"/>
        </w:tabs>
        <w:spacing w:line="240" w:lineRule="auto"/>
        <w:rPr>
          <w:sz w:val="28"/>
          <w:szCs w:val="28"/>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Times New Roman"/>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ebbybright320@gmail.com" TargetMode="External"/><Relationship Id="rId8" Type="http://schemas.openxmlformats.org/officeDocument/2006/relationships/hyperlink" Target="mailto:debbybright320@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Besv4A7aYgfI49UEBnRpWHJyOw==">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